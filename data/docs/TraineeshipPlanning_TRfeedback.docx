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85952" w14:textId="77777777" w:rsidR="00064B70" w:rsidRDefault="00064B70" w:rsidP="00064B70">
      <w:pPr>
        <w:pStyle w:val="Title"/>
        <w:rPr>
          <w:rStyle w:val="normaltextrun"/>
        </w:rPr>
      </w:pPr>
      <w:r>
        <w:rPr>
          <w:rStyle w:val="normaltextrun"/>
        </w:rPr>
        <w:t>Research Planning</w:t>
      </w:r>
    </w:p>
    <w:p w14:paraId="291F151C" w14:textId="77777777" w:rsidR="00064B70" w:rsidRPr="00064B70" w:rsidRDefault="00064B70" w:rsidP="00064B70">
      <w:pPr>
        <w:pStyle w:val="Subtitle"/>
      </w:pPr>
      <w:r>
        <w:t>Virginia State University Nuclear Science Lab</w:t>
      </w:r>
    </w:p>
    <w:p w14:paraId="2B5D33D3" w14:textId="77777777" w:rsidR="00064B70" w:rsidRPr="00064B70" w:rsidRDefault="00064B70" w:rsidP="00064B70">
      <w:pPr>
        <w:pStyle w:val="Heading1"/>
        <w:rPr>
          <w:rStyle w:val="normaltextrun"/>
        </w:rPr>
      </w:pPr>
      <w:r w:rsidRPr="00064B70">
        <w:rPr>
          <w:rStyle w:val="normaltextrun"/>
        </w:rPr>
        <w:t>Research Overview</w:t>
      </w:r>
    </w:p>
    <w:p w14:paraId="3646E639" w14:textId="77777777" w:rsidR="000C54D8" w:rsidRPr="000C54D8" w:rsidRDefault="000C54D8" w:rsidP="2719888B">
      <w:pPr>
        <w:rPr>
          <w:rStyle w:val="normaltextrun"/>
          <w:rFonts w:ascii="Times New Roman" w:hAnsi="Times New Roman" w:cs="Times New Roman"/>
          <w:color w:val="000000"/>
          <w:sz w:val="24"/>
          <w:szCs w:val="24"/>
          <w:shd w:val="clear" w:color="auto" w:fill="FFFFFF"/>
        </w:rPr>
      </w:pPr>
      <w:r w:rsidRPr="2719888B">
        <w:rPr>
          <w:rStyle w:val="normaltextrun"/>
          <w:rFonts w:ascii="Times New Roman" w:hAnsi="Times New Roman" w:cs="Times New Roman"/>
          <w:color w:val="000000"/>
          <w:sz w:val="24"/>
          <w:szCs w:val="24"/>
          <w:shd w:val="clear" w:color="auto" w:fill="FFFFFF"/>
        </w:rPr>
        <w:t>Our lab is working on several projects to support the Modular Neutron Array (</w:t>
      </w:r>
      <w:proofErr w:type="spellStart"/>
      <w:r w:rsidRPr="2719888B">
        <w:rPr>
          <w:rStyle w:val="normaltextrun"/>
          <w:rFonts w:ascii="Times New Roman" w:hAnsi="Times New Roman" w:cs="Times New Roman"/>
          <w:color w:val="000000"/>
          <w:sz w:val="24"/>
          <w:szCs w:val="24"/>
          <w:shd w:val="clear" w:color="auto" w:fill="FFFFFF"/>
        </w:rPr>
        <w:t>MoNA</w:t>
      </w:r>
      <w:proofErr w:type="spellEnd"/>
      <w:r w:rsidRPr="2719888B">
        <w:rPr>
          <w:rStyle w:val="normaltextrun"/>
          <w:rFonts w:ascii="Times New Roman" w:hAnsi="Times New Roman" w:cs="Times New Roman"/>
          <w:color w:val="000000"/>
          <w:sz w:val="24"/>
          <w:szCs w:val="24"/>
          <w:shd w:val="clear" w:color="auto" w:fill="FFFFFF"/>
        </w:rPr>
        <w:t>) Collaboration in its study of neutron-unbound systems at the Facility for Rare Isotope Beams (FRIB).</w:t>
      </w:r>
    </w:p>
    <w:p w14:paraId="7B29B540" w14:textId="77777777" w:rsidR="000C54D8" w:rsidRPr="000C54D8" w:rsidRDefault="000C54D8" w:rsidP="00D54763">
      <w:pPr>
        <w:pStyle w:val="ListParagraph"/>
        <w:numPr>
          <w:ilvl w:val="0"/>
          <w:numId w:val="1"/>
        </w:numPr>
        <w:rPr>
          <w:rStyle w:val="normaltextrun"/>
          <w:rFonts w:ascii="Times New Roman" w:hAnsi="Times New Roman" w:cs="Times New Roman"/>
          <w:sz w:val="24"/>
          <w:szCs w:val="24"/>
        </w:rPr>
      </w:pPr>
      <w:r w:rsidRPr="000C54D8">
        <w:rPr>
          <w:rStyle w:val="normaltextrun"/>
          <w:rFonts w:ascii="Times New Roman" w:hAnsi="Times New Roman" w:cs="Times New Roman"/>
          <w:color w:val="000000"/>
          <w:sz w:val="24"/>
          <w:szCs w:val="24"/>
          <w:shd w:val="clear" w:color="auto" w:fill="FFFFFF"/>
          <w:lang w:val="en"/>
        </w:rPr>
        <w:t>The machine learning (ML) project is investigating possible applications of ML methods to classifying neutron trajectories estimated from measurements of interactions in large arrays of plastic scintillator detectors, the Modular Neutron Array (</w:t>
      </w:r>
      <w:proofErr w:type="spellStart"/>
      <w:r w:rsidRPr="000C54D8">
        <w:rPr>
          <w:rStyle w:val="normaltextrun"/>
          <w:rFonts w:ascii="Times New Roman" w:hAnsi="Times New Roman" w:cs="Times New Roman"/>
          <w:color w:val="000000"/>
          <w:sz w:val="24"/>
          <w:szCs w:val="24"/>
          <w:shd w:val="clear" w:color="auto" w:fill="FFFFFF"/>
          <w:lang w:val="en"/>
        </w:rPr>
        <w:t>MoNA</w:t>
      </w:r>
      <w:proofErr w:type="spellEnd"/>
      <w:r w:rsidRPr="000C54D8">
        <w:rPr>
          <w:rStyle w:val="normaltextrun"/>
          <w:rFonts w:ascii="Times New Roman" w:hAnsi="Times New Roman" w:cs="Times New Roman"/>
          <w:color w:val="000000"/>
          <w:sz w:val="24"/>
          <w:szCs w:val="24"/>
          <w:shd w:val="clear" w:color="auto" w:fill="FFFFFF"/>
          <w:lang w:val="en"/>
        </w:rPr>
        <w:t>) and the Large multi-Institutional Scintillating Array (LISA).</w:t>
      </w:r>
      <w:r w:rsidR="009F58D5">
        <w:rPr>
          <w:rStyle w:val="normaltextrun"/>
          <w:rFonts w:ascii="Times New Roman" w:hAnsi="Times New Roman" w:cs="Times New Roman"/>
          <w:color w:val="000000"/>
          <w:sz w:val="24"/>
          <w:szCs w:val="24"/>
          <w:shd w:val="clear" w:color="auto" w:fill="FFFFFF"/>
          <w:lang w:val="en"/>
        </w:rPr>
        <w:t xml:space="preserve"> Specific activities will include training, testing, and validating machine learning models for classifying neutron interaction events using C++ and Python codes. Assisting with the administration and collection of survey data to develop a human-labeled library of data events. The final products will be (a) an analysis module that can be incorporated into the </w:t>
      </w:r>
      <w:proofErr w:type="spellStart"/>
      <w:r w:rsidR="009F58D5">
        <w:rPr>
          <w:rStyle w:val="normaltextrun"/>
          <w:rFonts w:ascii="Times New Roman" w:hAnsi="Times New Roman" w:cs="Times New Roman"/>
          <w:color w:val="000000"/>
          <w:sz w:val="24"/>
          <w:szCs w:val="24"/>
          <w:shd w:val="clear" w:color="auto" w:fill="FFFFFF"/>
          <w:lang w:val="en"/>
        </w:rPr>
        <w:t>MoNA</w:t>
      </w:r>
      <w:proofErr w:type="spellEnd"/>
      <w:r w:rsidR="009F58D5">
        <w:rPr>
          <w:rStyle w:val="normaltextrun"/>
          <w:rFonts w:ascii="Times New Roman" w:hAnsi="Times New Roman" w:cs="Times New Roman"/>
          <w:color w:val="000000"/>
          <w:sz w:val="24"/>
          <w:szCs w:val="24"/>
          <w:shd w:val="clear" w:color="auto" w:fill="FFFFFF"/>
          <w:lang w:val="en"/>
        </w:rPr>
        <w:t xml:space="preserve"> analysis software pipeline, (b) a library of labeled data events for use in training and evaluating ML algorithms.</w:t>
      </w:r>
    </w:p>
    <w:p w14:paraId="68E99C38" w14:textId="77777777" w:rsidR="000C54D8" w:rsidRDefault="000C54D8" w:rsidP="00D54763">
      <w:pPr>
        <w:pStyle w:val="ListParagraph"/>
        <w:numPr>
          <w:ilvl w:val="0"/>
          <w:numId w:val="1"/>
        </w:numPr>
        <w:rPr>
          <w:rStyle w:val="normaltextrun"/>
          <w:rFonts w:ascii="Times New Roman" w:hAnsi="Times New Roman" w:cs="Times New Roman"/>
          <w:sz w:val="24"/>
          <w:szCs w:val="24"/>
        </w:rPr>
      </w:pPr>
      <w:r w:rsidRPr="000C54D8">
        <w:rPr>
          <w:rStyle w:val="normaltextrun"/>
          <w:rFonts w:ascii="Times New Roman" w:hAnsi="Times New Roman" w:cs="Times New Roman"/>
          <w:sz w:val="24"/>
          <w:szCs w:val="24"/>
        </w:rPr>
        <w:t>T</w:t>
      </w:r>
      <w:r w:rsidR="000E498B">
        <w:rPr>
          <w:rStyle w:val="normaltextrun"/>
          <w:rFonts w:ascii="Times New Roman" w:hAnsi="Times New Roman" w:cs="Times New Roman"/>
          <w:sz w:val="24"/>
          <w:szCs w:val="24"/>
        </w:rPr>
        <w:t>he Next Generation Neutron D</w:t>
      </w:r>
      <w:r w:rsidRPr="000C54D8">
        <w:rPr>
          <w:rStyle w:val="normaltextrun"/>
          <w:rFonts w:ascii="Times New Roman" w:hAnsi="Times New Roman" w:cs="Times New Roman"/>
          <w:sz w:val="24"/>
          <w:szCs w:val="24"/>
        </w:rPr>
        <w:t>etector</w:t>
      </w:r>
      <w:r>
        <w:rPr>
          <w:rStyle w:val="normaltextrun"/>
          <w:rFonts w:ascii="Times New Roman" w:hAnsi="Times New Roman" w:cs="Times New Roman"/>
          <w:sz w:val="24"/>
          <w:szCs w:val="24"/>
        </w:rPr>
        <w:t xml:space="preserve"> (NGND)</w:t>
      </w:r>
      <w:r w:rsidRPr="000C54D8">
        <w:rPr>
          <w:rStyle w:val="normaltextrun"/>
          <w:rFonts w:ascii="Times New Roman" w:hAnsi="Times New Roman" w:cs="Times New Roman"/>
          <w:sz w:val="24"/>
          <w:szCs w:val="24"/>
        </w:rPr>
        <w:t xml:space="preserve"> project is designing a</w:t>
      </w:r>
      <w:r w:rsidR="000E498B">
        <w:rPr>
          <w:rStyle w:val="normaltextrun"/>
          <w:rFonts w:ascii="Times New Roman" w:hAnsi="Times New Roman" w:cs="Times New Roman"/>
          <w:sz w:val="24"/>
          <w:szCs w:val="24"/>
        </w:rPr>
        <w:t>nd testing a</w:t>
      </w:r>
      <w:r w:rsidRPr="000C54D8">
        <w:rPr>
          <w:rStyle w:val="normaltextrun"/>
          <w:rFonts w:ascii="Times New Roman" w:hAnsi="Times New Roman" w:cs="Times New Roman"/>
          <w:sz w:val="24"/>
          <w:szCs w:val="24"/>
        </w:rPr>
        <w:t xml:space="preserve"> prototype upgrade to </w:t>
      </w:r>
      <w:proofErr w:type="spellStart"/>
      <w:r w:rsidRPr="000C54D8">
        <w:rPr>
          <w:rStyle w:val="normaltextrun"/>
          <w:rFonts w:ascii="Times New Roman" w:hAnsi="Times New Roman" w:cs="Times New Roman"/>
          <w:sz w:val="24"/>
          <w:szCs w:val="24"/>
        </w:rPr>
        <w:t>MoNA</w:t>
      </w:r>
      <w:proofErr w:type="spellEnd"/>
      <w:r w:rsidRPr="000C54D8">
        <w:rPr>
          <w:rStyle w:val="normaltextrun"/>
          <w:rFonts w:ascii="Times New Roman" w:hAnsi="Times New Roman" w:cs="Times New Roman"/>
          <w:sz w:val="24"/>
          <w:szCs w:val="24"/>
        </w:rPr>
        <w:t xml:space="preserve">-LISA that will use silicon photomultipliers to read out scintillation light. This upgrade </w:t>
      </w:r>
      <w:r w:rsidR="009F58D5">
        <w:rPr>
          <w:rStyle w:val="normaltextrun"/>
          <w:rFonts w:ascii="Times New Roman" w:hAnsi="Times New Roman" w:cs="Times New Roman"/>
          <w:sz w:val="24"/>
          <w:szCs w:val="24"/>
        </w:rPr>
        <w:t>aims</w:t>
      </w:r>
      <w:r w:rsidRPr="000C54D8">
        <w:rPr>
          <w:rStyle w:val="normaltextrun"/>
          <w:rFonts w:ascii="Times New Roman" w:hAnsi="Times New Roman" w:cs="Times New Roman"/>
          <w:sz w:val="24"/>
          <w:szCs w:val="24"/>
        </w:rPr>
        <w:t xml:space="preserve"> to enhance the position resolution for neutron detection.</w:t>
      </w:r>
      <w:r w:rsidR="009F58D5">
        <w:rPr>
          <w:rStyle w:val="normaltextrun"/>
          <w:rFonts w:ascii="Times New Roman" w:hAnsi="Times New Roman" w:cs="Times New Roman"/>
          <w:sz w:val="24"/>
          <w:szCs w:val="24"/>
        </w:rPr>
        <w:t xml:space="preserve"> Specific activities will involve building and characterizing small printed circuit board-based light detectors outfitted with silicon photomultipliers, testing these detectors with scintillator tiles in various array geometries, analyzing test data and comparing to simulations. There will be opportunities to travel to </w:t>
      </w:r>
      <w:r w:rsidR="009F58D5">
        <w:rPr>
          <w:rStyle w:val="normaltextrun"/>
          <w:rFonts w:ascii="Times New Roman" w:hAnsi="Times New Roman" w:cs="Times New Roman"/>
          <w:color w:val="000000"/>
          <w:sz w:val="24"/>
          <w:szCs w:val="24"/>
          <w:shd w:val="clear" w:color="auto" w:fill="FFFFFF"/>
          <w:lang w:val="en"/>
        </w:rPr>
        <w:t>Michigan State University</w:t>
      </w:r>
      <w:r w:rsidR="00B90E4A">
        <w:rPr>
          <w:rStyle w:val="normaltextrun"/>
          <w:rFonts w:ascii="Times New Roman" w:hAnsi="Times New Roman" w:cs="Times New Roman"/>
          <w:color w:val="000000"/>
          <w:sz w:val="24"/>
          <w:szCs w:val="24"/>
          <w:shd w:val="clear" w:color="auto" w:fill="FFFFFF"/>
          <w:lang w:val="en"/>
        </w:rPr>
        <w:t xml:space="preserve"> (MSU)</w:t>
      </w:r>
      <w:r w:rsidR="009F58D5">
        <w:rPr>
          <w:rStyle w:val="normaltextrun"/>
          <w:rFonts w:ascii="Times New Roman" w:hAnsi="Times New Roman" w:cs="Times New Roman"/>
          <w:color w:val="000000"/>
          <w:sz w:val="24"/>
          <w:szCs w:val="24"/>
          <w:shd w:val="clear" w:color="auto" w:fill="FFFFFF"/>
          <w:lang w:val="en"/>
        </w:rPr>
        <w:t>, Duke University, and Los Alamos National Laboratory to participate in prototype tests. The final product will be an array of 16 detector modules</w:t>
      </w:r>
      <w:r w:rsidR="00B90E4A">
        <w:rPr>
          <w:rStyle w:val="normaltextrun"/>
          <w:rFonts w:ascii="Times New Roman" w:hAnsi="Times New Roman" w:cs="Times New Roman"/>
          <w:color w:val="000000"/>
          <w:sz w:val="24"/>
          <w:szCs w:val="24"/>
          <w:shd w:val="clear" w:color="auto" w:fill="FFFFFF"/>
          <w:lang w:val="en"/>
        </w:rPr>
        <w:t xml:space="preserve"> that we will take to run experiments at MSU.</w:t>
      </w:r>
    </w:p>
    <w:p w14:paraId="0CAEE6FD" w14:textId="77777777" w:rsidR="000E498B" w:rsidRDefault="000E498B" w:rsidP="00D54763">
      <w:pPr>
        <w:pStyle w:val="ListParagraph"/>
        <w:numPr>
          <w:ilvl w:val="0"/>
          <w:numId w:val="1"/>
        </w:numPr>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The Multilayer Active target for </w:t>
      </w:r>
      <w:proofErr w:type="spellStart"/>
      <w:r>
        <w:rPr>
          <w:rStyle w:val="normaltextrun"/>
          <w:rFonts w:ascii="Times New Roman" w:hAnsi="Times New Roman" w:cs="Times New Roman"/>
          <w:sz w:val="24"/>
          <w:szCs w:val="24"/>
        </w:rPr>
        <w:t>MoNA</w:t>
      </w:r>
      <w:proofErr w:type="spellEnd"/>
      <w:r>
        <w:rPr>
          <w:rStyle w:val="normaltextrun"/>
          <w:rFonts w:ascii="Times New Roman" w:hAnsi="Times New Roman" w:cs="Times New Roman"/>
          <w:sz w:val="24"/>
          <w:szCs w:val="24"/>
        </w:rPr>
        <w:t xml:space="preserve"> Experiments (MAME) project is supporting the design of an upgraded segmented reaction target for use in future </w:t>
      </w:r>
      <w:proofErr w:type="spellStart"/>
      <w:r>
        <w:rPr>
          <w:rStyle w:val="normaltextrun"/>
          <w:rFonts w:ascii="Times New Roman" w:hAnsi="Times New Roman" w:cs="Times New Roman"/>
          <w:sz w:val="24"/>
          <w:szCs w:val="24"/>
        </w:rPr>
        <w:t>MoNA</w:t>
      </w:r>
      <w:proofErr w:type="spellEnd"/>
      <w:r>
        <w:rPr>
          <w:rStyle w:val="normaltextrun"/>
          <w:rFonts w:ascii="Times New Roman" w:hAnsi="Times New Roman" w:cs="Times New Roman"/>
          <w:sz w:val="24"/>
          <w:szCs w:val="24"/>
        </w:rPr>
        <w:t xml:space="preserve"> experiments. The segmented target concept involves placing active detectors between layers of passive target material to enable experiments to use an effectively thicker target </w:t>
      </w:r>
      <w:r w:rsidR="009F58D5">
        <w:rPr>
          <w:rStyle w:val="normaltextrun"/>
          <w:rFonts w:ascii="Times New Roman" w:hAnsi="Times New Roman" w:cs="Times New Roman"/>
          <w:sz w:val="24"/>
          <w:szCs w:val="24"/>
        </w:rPr>
        <w:t>while maintaining the</w:t>
      </w:r>
      <w:r>
        <w:rPr>
          <w:rStyle w:val="normaltextrun"/>
          <w:rFonts w:ascii="Times New Roman" w:hAnsi="Times New Roman" w:cs="Times New Roman"/>
          <w:sz w:val="24"/>
          <w:szCs w:val="24"/>
        </w:rPr>
        <w:t xml:space="preserve"> decay energy resolution</w:t>
      </w:r>
      <w:r w:rsidR="009F58D5">
        <w:rPr>
          <w:rStyle w:val="normaltextrun"/>
          <w:rFonts w:ascii="Times New Roman" w:hAnsi="Times New Roman" w:cs="Times New Roman"/>
          <w:sz w:val="24"/>
          <w:szCs w:val="24"/>
        </w:rPr>
        <w:t xml:space="preserve"> of a thinner one.</w:t>
      </w:r>
      <w:r w:rsidR="00B90E4A">
        <w:rPr>
          <w:rStyle w:val="normaltextrun"/>
          <w:rFonts w:ascii="Times New Roman" w:hAnsi="Times New Roman" w:cs="Times New Roman"/>
          <w:sz w:val="24"/>
          <w:szCs w:val="24"/>
        </w:rPr>
        <w:t xml:space="preserve"> Specific activities will involve running simulations to assist with the design process and participating in prototype detector tests.</w:t>
      </w:r>
    </w:p>
    <w:p w14:paraId="6D88886E" w14:textId="77777777" w:rsidR="00B90E4A" w:rsidRPr="000C54D8" w:rsidRDefault="00B90E4A" w:rsidP="00D54763">
      <w:pPr>
        <w:pStyle w:val="ListParagraph"/>
        <w:numPr>
          <w:ilvl w:val="0"/>
          <w:numId w:val="1"/>
        </w:numPr>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Advanced lab exercises provide practice working with detector setups, data collection and analysis, and science communication. There are currently four advanced lab exercises: measuring the half-life of </w:t>
      </w:r>
      <w:r w:rsidRPr="00B90E4A">
        <w:rPr>
          <w:rStyle w:val="normaltextrun"/>
          <w:rFonts w:ascii="Times New Roman" w:hAnsi="Times New Roman" w:cs="Times New Roman"/>
          <w:sz w:val="24"/>
          <w:szCs w:val="24"/>
          <w:vertAlign w:val="superscript"/>
        </w:rPr>
        <w:t>137</w:t>
      </w:r>
      <w:r>
        <w:rPr>
          <w:rStyle w:val="normaltextrun"/>
          <w:rFonts w:ascii="Times New Roman" w:hAnsi="Times New Roman" w:cs="Times New Roman"/>
          <w:sz w:val="24"/>
          <w:szCs w:val="24"/>
        </w:rPr>
        <w:t xml:space="preserve">Ba, measuring Compton scattering, measuring Rutherford scattering of </w:t>
      </w:r>
      <w:r w:rsidRPr="00B90E4A">
        <w:rPr>
          <w:rStyle w:val="normaltextrun"/>
          <w:rFonts w:ascii="Times New Roman" w:hAnsi="Times New Roman" w:cs="Times New Roman"/>
          <w:sz w:val="24"/>
          <w:szCs w:val="24"/>
          <w:vertAlign w:val="superscript"/>
        </w:rPr>
        <w:t>4</w:t>
      </w:r>
      <w:r>
        <w:rPr>
          <w:rStyle w:val="normaltextrun"/>
          <w:rFonts w:ascii="Times New Roman" w:hAnsi="Times New Roman" w:cs="Times New Roman"/>
          <w:sz w:val="24"/>
          <w:szCs w:val="24"/>
        </w:rPr>
        <w:t>He, and Positron Emission Tomography (PET) imaging. Specific activities include setting up and running these experiments, documenting procedures, and presenting results. The final product will be a research report documenting your work.</w:t>
      </w:r>
    </w:p>
    <w:p w14:paraId="3C76B523" w14:textId="77777777" w:rsidR="00A6160D" w:rsidRDefault="000E498B" w:rsidP="2719888B">
      <w:pPr>
        <w:ind w:left="360"/>
        <w:rPr>
          <w:rStyle w:val="normaltextrun"/>
          <w:rFonts w:ascii="Times New Roman" w:hAnsi="Times New Roman" w:cs="Times New Roman"/>
          <w:color w:val="000000"/>
          <w:sz w:val="24"/>
          <w:szCs w:val="24"/>
          <w:shd w:val="clear" w:color="auto" w:fill="FFFFFF"/>
        </w:rPr>
      </w:pPr>
      <w:r w:rsidRPr="2719888B">
        <w:rPr>
          <w:rStyle w:val="normaltextrun"/>
          <w:rFonts w:ascii="Times New Roman" w:hAnsi="Times New Roman" w:cs="Times New Roman"/>
          <w:color w:val="000000"/>
          <w:sz w:val="24"/>
          <w:szCs w:val="24"/>
          <w:shd w:val="clear" w:color="auto" w:fill="FFFFFF"/>
        </w:rPr>
        <w:lastRenderedPageBreak/>
        <w:t xml:space="preserve">All projects will provide opportunities to develop computer programming, data analysis/visualization, and scientific communication skills. There will be opportunities to interact with the nuclear physics community through: (i) work on this research project and its ties to the </w:t>
      </w:r>
      <w:proofErr w:type="spellStart"/>
      <w:r w:rsidRPr="2719888B">
        <w:rPr>
          <w:rStyle w:val="normaltextrun"/>
          <w:rFonts w:ascii="Times New Roman" w:hAnsi="Times New Roman" w:cs="Times New Roman"/>
          <w:color w:val="000000"/>
          <w:sz w:val="24"/>
          <w:szCs w:val="24"/>
          <w:shd w:val="clear" w:color="auto" w:fill="FFFFFF"/>
        </w:rPr>
        <w:t>MoNA</w:t>
      </w:r>
      <w:proofErr w:type="spellEnd"/>
      <w:r w:rsidRPr="2719888B">
        <w:rPr>
          <w:rStyle w:val="normaltextrun"/>
          <w:rFonts w:ascii="Times New Roman" w:hAnsi="Times New Roman" w:cs="Times New Roman"/>
          <w:color w:val="000000"/>
          <w:sz w:val="24"/>
          <w:szCs w:val="24"/>
          <w:shd w:val="clear" w:color="auto" w:fill="FFFFFF"/>
        </w:rPr>
        <w:t xml:space="preserve"> Collaboration and FRIB science (ii) participation in summer career and academic development programs that will introduce you to potential nuclear science career paths (iii) introduction to a cohort of your peers from other schools who are interested in nuclear science. There will be opportunities to develop science communication skills through informal presentations in group research meetings, formal presentations at research conferences, and preparation of scientific report</w:t>
      </w:r>
      <w:r w:rsidR="009F58D5" w:rsidRPr="2719888B">
        <w:rPr>
          <w:rStyle w:val="normaltextrun"/>
          <w:rFonts w:ascii="Times New Roman" w:hAnsi="Times New Roman" w:cs="Times New Roman"/>
          <w:color w:val="000000"/>
          <w:sz w:val="24"/>
          <w:szCs w:val="24"/>
          <w:shd w:val="clear" w:color="auto" w:fill="FFFFFF"/>
        </w:rPr>
        <w:t>s</w:t>
      </w:r>
      <w:r w:rsidRPr="2719888B">
        <w:rPr>
          <w:rStyle w:val="normaltextrun"/>
          <w:rFonts w:ascii="Times New Roman" w:hAnsi="Times New Roman" w:cs="Times New Roman"/>
          <w:color w:val="000000"/>
          <w:sz w:val="24"/>
          <w:szCs w:val="24"/>
          <w:shd w:val="clear" w:color="auto" w:fill="FFFFFF"/>
        </w:rPr>
        <w:t xml:space="preserve"> describing your findings.</w:t>
      </w:r>
    </w:p>
    <w:p w14:paraId="0B32BC1C" w14:textId="77777777" w:rsidR="00294883" w:rsidRDefault="00294883" w:rsidP="00064B70">
      <w:pPr>
        <w:pStyle w:val="Heading1"/>
        <w:rPr>
          <w:shd w:val="clear" w:color="auto" w:fill="FFFFFF"/>
          <w:lang w:val="en"/>
        </w:rPr>
      </w:pPr>
      <w:r>
        <w:rPr>
          <w:shd w:val="clear" w:color="auto" w:fill="FFFFFF"/>
          <w:lang w:val="en"/>
        </w:rPr>
        <w:t>Expectations</w:t>
      </w:r>
    </w:p>
    <w:p w14:paraId="23127259" w14:textId="77777777" w:rsidR="00294883" w:rsidRDefault="00294883" w:rsidP="00294883">
      <w:pPr>
        <w:rPr>
          <w:rFonts w:ascii="Times New Roman" w:hAnsi="Times New Roman" w:cs="Times New Roman"/>
          <w:sz w:val="24"/>
        </w:rPr>
      </w:pPr>
      <w:r w:rsidRPr="00294883">
        <w:rPr>
          <w:rFonts w:ascii="Times New Roman" w:hAnsi="Times New Roman" w:cs="Times New Roman"/>
          <w:sz w:val="24"/>
        </w:rPr>
        <w:t>These expectations apply to all members of the group</w:t>
      </w:r>
      <w:r>
        <w:rPr>
          <w:rFonts w:ascii="Times New Roman" w:hAnsi="Times New Roman" w:cs="Times New Roman"/>
          <w:sz w:val="24"/>
        </w:rPr>
        <w:t>:</w:t>
      </w:r>
    </w:p>
    <w:p w14:paraId="4BE2F49D" w14:textId="77777777" w:rsidR="00294883" w:rsidRDefault="00294883" w:rsidP="004D41CE">
      <w:pPr>
        <w:pStyle w:val="ListParagraph"/>
        <w:numPr>
          <w:ilvl w:val="0"/>
          <w:numId w:val="2"/>
        </w:numPr>
        <w:spacing w:after="0" w:line="276" w:lineRule="auto"/>
        <w:rPr>
          <w:rFonts w:ascii="Times New Roman" w:hAnsi="Times New Roman" w:cs="Times New Roman"/>
          <w:sz w:val="24"/>
        </w:rPr>
      </w:pPr>
      <w:r w:rsidRPr="00294883">
        <w:rPr>
          <w:rFonts w:ascii="Times New Roman" w:hAnsi="Times New Roman" w:cs="Times New Roman"/>
          <w:sz w:val="24"/>
        </w:rPr>
        <w:t>Ask questions when something is unclear</w:t>
      </w:r>
      <w:r>
        <w:rPr>
          <w:rFonts w:ascii="Times New Roman" w:hAnsi="Times New Roman" w:cs="Times New Roman"/>
          <w:sz w:val="24"/>
        </w:rPr>
        <w:t>.</w:t>
      </w:r>
    </w:p>
    <w:p w14:paraId="2A007076" w14:textId="77777777" w:rsidR="00294883" w:rsidRPr="00294883" w:rsidRDefault="00294883" w:rsidP="004D41CE">
      <w:pPr>
        <w:pStyle w:val="ListParagraph"/>
        <w:numPr>
          <w:ilvl w:val="0"/>
          <w:numId w:val="2"/>
        </w:numPr>
        <w:spacing w:after="0" w:line="276" w:lineRule="auto"/>
        <w:rPr>
          <w:rFonts w:ascii="Times New Roman" w:hAnsi="Times New Roman" w:cs="Times New Roman"/>
          <w:sz w:val="24"/>
        </w:rPr>
      </w:pPr>
      <w:r w:rsidRPr="00294883">
        <w:rPr>
          <w:rFonts w:ascii="Times New Roman" w:hAnsi="Times New Roman" w:cs="Times New Roman"/>
          <w:sz w:val="24"/>
        </w:rPr>
        <w:t xml:space="preserve">Meet weekly with </w:t>
      </w:r>
      <w:r>
        <w:rPr>
          <w:rFonts w:ascii="Times New Roman" w:hAnsi="Times New Roman" w:cs="Times New Roman"/>
          <w:sz w:val="24"/>
        </w:rPr>
        <w:t xml:space="preserve">the </w:t>
      </w:r>
      <w:r w:rsidRPr="00294883">
        <w:rPr>
          <w:rFonts w:ascii="Times New Roman" w:hAnsi="Times New Roman" w:cs="Times New Roman"/>
          <w:sz w:val="24"/>
        </w:rPr>
        <w:t>PI to discuss progress, career planning, concerns, questions, etc.</w:t>
      </w:r>
    </w:p>
    <w:p w14:paraId="0A40656B" w14:textId="77777777" w:rsidR="00294883" w:rsidRPr="00294883" w:rsidRDefault="00294883" w:rsidP="00294883">
      <w:pPr>
        <w:numPr>
          <w:ilvl w:val="0"/>
          <w:numId w:val="2"/>
        </w:numPr>
        <w:spacing w:after="0" w:line="276" w:lineRule="auto"/>
        <w:rPr>
          <w:rFonts w:ascii="Times New Roman" w:hAnsi="Times New Roman" w:cs="Times New Roman"/>
          <w:sz w:val="24"/>
        </w:rPr>
      </w:pPr>
      <w:r w:rsidRPr="00294883">
        <w:rPr>
          <w:rFonts w:ascii="Times New Roman" w:hAnsi="Times New Roman" w:cs="Times New Roman"/>
          <w:sz w:val="24"/>
        </w:rPr>
        <w:t>Work on research assignments from the PI while being cognizant of academic commitments. Notify the PI if assigned tasks and deadlines interfere with coursework.</w:t>
      </w:r>
    </w:p>
    <w:p w14:paraId="0B3D77C9" w14:textId="77777777" w:rsidR="00294883" w:rsidRPr="00294883" w:rsidRDefault="00294883" w:rsidP="00294883">
      <w:pPr>
        <w:numPr>
          <w:ilvl w:val="0"/>
          <w:numId w:val="2"/>
        </w:numPr>
        <w:spacing w:after="0" w:line="276" w:lineRule="auto"/>
        <w:rPr>
          <w:rFonts w:ascii="Times New Roman" w:hAnsi="Times New Roman" w:cs="Times New Roman"/>
          <w:sz w:val="24"/>
        </w:rPr>
      </w:pPr>
      <w:r w:rsidRPr="00294883">
        <w:rPr>
          <w:rFonts w:ascii="Times New Roman" w:hAnsi="Times New Roman" w:cs="Times New Roman"/>
          <w:sz w:val="24"/>
        </w:rPr>
        <w:t>Respond to meeting and/or information requests from collaborators as soon as practical</w:t>
      </w:r>
      <w:r>
        <w:rPr>
          <w:rFonts w:ascii="Times New Roman" w:hAnsi="Times New Roman" w:cs="Times New Roman"/>
          <w:sz w:val="24"/>
        </w:rPr>
        <w:t>.</w:t>
      </w:r>
    </w:p>
    <w:p w14:paraId="7919E2C5" w14:textId="77777777" w:rsidR="00294883" w:rsidRPr="00294883" w:rsidRDefault="00294883" w:rsidP="00294883">
      <w:pPr>
        <w:numPr>
          <w:ilvl w:val="0"/>
          <w:numId w:val="2"/>
        </w:numPr>
        <w:spacing w:after="0" w:line="276" w:lineRule="auto"/>
        <w:rPr>
          <w:rFonts w:ascii="Times New Roman" w:hAnsi="Times New Roman" w:cs="Times New Roman"/>
          <w:sz w:val="24"/>
        </w:rPr>
      </w:pPr>
      <w:r w:rsidRPr="00294883">
        <w:rPr>
          <w:rFonts w:ascii="Times New Roman" w:hAnsi="Times New Roman" w:cs="Times New Roman"/>
          <w:sz w:val="24"/>
        </w:rPr>
        <w:t>Contribute to a positive and supportive group dynamic by treating all group members respectfully</w:t>
      </w:r>
      <w:r>
        <w:rPr>
          <w:rFonts w:ascii="Times New Roman" w:hAnsi="Times New Roman" w:cs="Times New Roman"/>
          <w:sz w:val="24"/>
        </w:rPr>
        <w:t>.</w:t>
      </w:r>
    </w:p>
    <w:p w14:paraId="7CB1A84D" w14:textId="77777777" w:rsidR="00294883" w:rsidRPr="00294883" w:rsidRDefault="00294883" w:rsidP="00294883">
      <w:pPr>
        <w:numPr>
          <w:ilvl w:val="0"/>
          <w:numId w:val="2"/>
        </w:numPr>
        <w:spacing w:after="0" w:line="276" w:lineRule="auto"/>
        <w:rPr>
          <w:rFonts w:ascii="Times New Roman" w:hAnsi="Times New Roman" w:cs="Times New Roman"/>
          <w:sz w:val="24"/>
        </w:rPr>
      </w:pPr>
      <w:r w:rsidRPr="00294883">
        <w:rPr>
          <w:rFonts w:ascii="Times New Roman" w:hAnsi="Times New Roman" w:cs="Times New Roman"/>
          <w:sz w:val="24"/>
        </w:rPr>
        <w:t>Carefully and clearly document all work so that someone else could reproduce your findings</w:t>
      </w:r>
      <w:r>
        <w:rPr>
          <w:rFonts w:ascii="Times New Roman" w:hAnsi="Times New Roman" w:cs="Times New Roman"/>
          <w:sz w:val="24"/>
        </w:rPr>
        <w:t>.</w:t>
      </w:r>
    </w:p>
    <w:p w14:paraId="5A9C1E48" w14:textId="77777777" w:rsidR="00D94498" w:rsidRDefault="00D94498" w:rsidP="00064B70">
      <w:pPr>
        <w:pStyle w:val="Heading1"/>
        <w:rPr>
          <w:shd w:val="clear" w:color="auto" w:fill="FFFFFF"/>
          <w:lang w:val="en"/>
        </w:rPr>
      </w:pPr>
      <w:r>
        <w:rPr>
          <w:shd w:val="clear" w:color="auto" w:fill="FFFFFF"/>
          <w:lang w:val="en"/>
        </w:rPr>
        <w:t>Goals</w:t>
      </w:r>
    </w:p>
    <w:p w14:paraId="20E956FB" w14:textId="77777777" w:rsidR="00D94498" w:rsidRDefault="00D94498" w:rsidP="2719888B">
      <w:pPr>
        <w:rPr>
          <w:rFonts w:ascii="Times New Roman" w:hAnsi="Times New Roman" w:cs="Times New Roman"/>
          <w:sz w:val="24"/>
          <w:szCs w:val="24"/>
        </w:rPr>
      </w:pPr>
      <w:r w:rsidRPr="2719888B">
        <w:rPr>
          <w:rFonts w:ascii="Times New Roman" w:hAnsi="Times New Roman" w:cs="Times New Roman"/>
          <w:sz w:val="24"/>
          <w:szCs w:val="24"/>
        </w:rPr>
        <w:t>Keep a list of skills you would like to learn or practice and career/academic development milestones you would like to reach. These could include things like practicing to code in Python or C++ or presenting at a conference or workshop.</w:t>
      </w:r>
    </w:p>
    <w:p w14:paraId="347B6AB4" w14:textId="77777777" w:rsidR="00DF5356" w:rsidRPr="00DF5356" w:rsidRDefault="00DF5356" w:rsidP="00DF5356">
      <w:pPr>
        <w:rPr>
          <w:rFonts w:ascii="Times New Roman" w:hAnsi="Times New Roman" w:cs="Times New Roman"/>
          <w:sz w:val="24"/>
          <w:szCs w:val="24"/>
        </w:rPr>
      </w:pPr>
    </w:p>
    <w:p w14:paraId="7DB93EE6" w14:textId="0C2CBDB1"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1. Technical Skills Development:</w:t>
      </w:r>
    </w:p>
    <w:p w14:paraId="46AEF0A5" w14:textId="33971483"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 Learn Linux: Gain proficiency in the Linux operating system, focusing on command-line tools, shell scripting, and system administration to enhance my development environment.</w:t>
      </w:r>
    </w:p>
    <w:p w14:paraId="4052C3C8" w14:textId="49E2D0AF"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 Advance Data Visualization Skills: Explore and implement advanced data visualization techniques using tools like Matplotlib, Seaborn, and </w:t>
      </w:r>
      <w:proofErr w:type="spellStart"/>
      <w:r w:rsidRPr="00DF5356">
        <w:rPr>
          <w:rFonts w:ascii="Times New Roman" w:hAnsi="Times New Roman" w:cs="Times New Roman"/>
          <w:sz w:val="24"/>
          <w:szCs w:val="24"/>
        </w:rPr>
        <w:t>Plotly</w:t>
      </w:r>
      <w:proofErr w:type="spellEnd"/>
      <w:r w:rsidRPr="00DF5356">
        <w:rPr>
          <w:rFonts w:ascii="Times New Roman" w:hAnsi="Times New Roman" w:cs="Times New Roman"/>
          <w:sz w:val="24"/>
          <w:szCs w:val="24"/>
        </w:rPr>
        <w:t xml:space="preserve"> to better communicate complex results.</w:t>
      </w:r>
    </w:p>
    <w:p w14:paraId="422DA154" w14:textId="4128491C"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 Explore Additional Machine Learning Methods: Broaden my understanding of machine learning by studying algorithms like neural networks, random forests, and ensemble methods. I aim to apply these techniques to improve the classification of scientific data and tackle new challenges in data-driven research.</w:t>
      </w:r>
    </w:p>
    <w:p w14:paraId="6B92ECE7" w14:textId="77777777"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w:t>
      </w:r>
    </w:p>
    <w:p w14:paraId="7E974E81" w14:textId="1DF3C693"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lastRenderedPageBreak/>
        <w:t>2. Research and Career Development:</w:t>
      </w:r>
    </w:p>
    <w:p w14:paraId="0DAB9CFC" w14:textId="7B8557C5"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 Present at Symposiums and Conferences: Build confidence and experience in presenting my research at academic conferences, such as university symposiums or professional meetings in the field of nuclear science or computer science.</w:t>
      </w:r>
    </w:p>
    <w:p w14:paraId="0BB2153D" w14:textId="4CC5D270"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 Publish Research: Contribute to a research paper or report summarizing findings from the neutron detection or machine learning projects for potential publication or conference presentation.</w:t>
      </w:r>
    </w:p>
    <w:p w14:paraId="49E586A6" w14:textId="2A522860"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 Internships and Networking: Seek opportunities for internships or mentorships to expand my professional network in both machine learning and nuclear science, with a focus on career development in cyber forensics and data science.</w:t>
      </w:r>
    </w:p>
    <w:p w14:paraId="056B5EB5" w14:textId="77777777" w:rsidR="00DF5356" w:rsidRPr="00DF5356" w:rsidRDefault="00DF5356" w:rsidP="00DF5356">
      <w:pPr>
        <w:rPr>
          <w:rFonts w:ascii="Times New Roman" w:hAnsi="Times New Roman" w:cs="Times New Roman"/>
          <w:sz w:val="24"/>
          <w:szCs w:val="24"/>
        </w:rPr>
      </w:pPr>
    </w:p>
    <w:p w14:paraId="031CF56A" w14:textId="3EAEAD0F"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3. Collaboration and Communication:</w:t>
      </w:r>
    </w:p>
    <w:p w14:paraId="08FF84B4" w14:textId="77777777"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 Improve public speaking and scientific communication skills, especially in presenting technical research in an understandable way to diverse audiences.</w:t>
      </w:r>
    </w:p>
    <w:p w14:paraId="0FE14E69" w14:textId="496BEE74" w:rsidR="00DF5356" w:rsidRPr="00DF5356" w:rsidRDefault="00DF5356" w:rsidP="00DF5356">
      <w:pPr>
        <w:rPr>
          <w:rFonts w:ascii="Times New Roman" w:hAnsi="Times New Roman" w:cs="Times New Roman"/>
          <w:sz w:val="24"/>
          <w:szCs w:val="24"/>
        </w:rPr>
      </w:pPr>
      <w:r w:rsidRPr="00DF5356">
        <w:rPr>
          <w:rFonts w:ascii="Times New Roman" w:hAnsi="Times New Roman" w:cs="Times New Roman"/>
          <w:sz w:val="24"/>
          <w:szCs w:val="24"/>
        </w:rPr>
        <w:t xml:space="preserve">   - Continue working on collaborative projects with peers and faculty to strengthen teamwork skills in research environments.</w:t>
      </w:r>
    </w:p>
    <w:p w14:paraId="4663875B" w14:textId="77777777" w:rsidR="00064B70" w:rsidRPr="00B90E4A" w:rsidRDefault="00D94498" w:rsidP="00064B70">
      <w:pPr>
        <w:pStyle w:val="Heading1"/>
        <w:rPr>
          <w:shd w:val="clear" w:color="auto" w:fill="FFFFFF"/>
          <w:lang w:val="en"/>
        </w:rPr>
      </w:pPr>
      <w:r>
        <w:rPr>
          <w:shd w:val="clear" w:color="auto" w:fill="FFFFFF"/>
          <w:lang w:val="en"/>
        </w:rPr>
        <w:t>Work</w:t>
      </w:r>
      <w:r w:rsidR="00064B70">
        <w:rPr>
          <w:shd w:val="clear" w:color="auto" w:fill="FFFFFF"/>
          <w:lang w:val="en"/>
        </w:rPr>
        <w:t xml:space="preserve"> summary</w:t>
      </w:r>
    </w:p>
    <w:p w14:paraId="56DF781D" w14:textId="778BEA08"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During my traineeship at the Virginia State University Nuclear Science Lab, I contributed to multiple research projects</w:t>
      </w:r>
      <w:del w:id="0" w:author="Thomas Redpath" w:date="2024-10-10T13:18:00Z">
        <w:r w:rsidRPr="007A4CFD" w:rsidDel="004E42E6">
          <w:rPr>
            <w:rFonts w:ascii="Times New Roman" w:hAnsi="Times New Roman" w:cs="Times New Roman"/>
            <w:sz w:val="24"/>
            <w:szCs w:val="24"/>
            <w:lang w:val="en"/>
          </w:rPr>
          <w:delText>, including</w:delText>
        </w:r>
      </w:del>
      <w:ins w:id="1" w:author="Thomas Redpath" w:date="2024-10-10T13:18:00Z">
        <w:r w:rsidR="004E42E6">
          <w:rPr>
            <w:rFonts w:ascii="Times New Roman" w:hAnsi="Times New Roman" w:cs="Times New Roman"/>
            <w:sz w:val="24"/>
            <w:szCs w:val="24"/>
            <w:lang w:val="en"/>
          </w:rPr>
          <w:t xml:space="preserve"> supporting</w:t>
        </w:r>
      </w:ins>
      <w:r w:rsidRPr="007A4CFD">
        <w:rPr>
          <w:rFonts w:ascii="Times New Roman" w:hAnsi="Times New Roman" w:cs="Times New Roman"/>
          <w:sz w:val="24"/>
          <w:szCs w:val="24"/>
          <w:lang w:val="en"/>
        </w:rPr>
        <w:t xml:space="preserve"> the Modular Neutron Array (</w:t>
      </w:r>
      <w:proofErr w:type="spellStart"/>
      <w:r w:rsidRPr="007A4CFD">
        <w:rPr>
          <w:rFonts w:ascii="Times New Roman" w:hAnsi="Times New Roman" w:cs="Times New Roman"/>
          <w:sz w:val="24"/>
          <w:szCs w:val="24"/>
          <w:lang w:val="en"/>
        </w:rPr>
        <w:t>MoNA</w:t>
      </w:r>
      <w:proofErr w:type="spellEnd"/>
      <w:r w:rsidRPr="007A4CFD">
        <w:rPr>
          <w:rFonts w:ascii="Times New Roman" w:hAnsi="Times New Roman" w:cs="Times New Roman"/>
          <w:sz w:val="24"/>
          <w:szCs w:val="24"/>
          <w:lang w:val="en"/>
        </w:rPr>
        <w:t>) collaboration. My primary focus was on leveraging machine learning (ML) techniques to classify neutron trajectories from scintillator detector arrays. Specifically, I worked on:</w:t>
      </w:r>
    </w:p>
    <w:p w14:paraId="560FCD85" w14:textId="77777777" w:rsidR="00DF5356" w:rsidRPr="007A4CFD" w:rsidRDefault="00DF5356" w:rsidP="00DF5356">
      <w:pPr>
        <w:rPr>
          <w:rFonts w:ascii="Times New Roman" w:hAnsi="Times New Roman" w:cs="Times New Roman"/>
          <w:sz w:val="24"/>
          <w:szCs w:val="24"/>
          <w:lang w:val="en"/>
        </w:rPr>
      </w:pPr>
    </w:p>
    <w:p w14:paraId="2169EDB4" w14:textId="374C511E" w:rsidR="6B46A9C5"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Machine Learning Applications for Neutron Detection:</w:t>
      </w:r>
    </w:p>
    <w:p w14:paraId="014E7E5A" w14:textId="310BBC0D"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Developed and optimized machine learning models in Python to classify neutron interaction events based on data from scintillator detector arrays.</w:t>
      </w:r>
    </w:p>
    <w:p w14:paraId="3B51F366" w14:textId="24BB62CC"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xml:space="preserve">- Focused on decision trees, support vector machines (SVM), and K-means clustering algorithms for pattern recognition in neutron </w:t>
      </w:r>
      <w:ins w:id="2" w:author="Thomas Redpath" w:date="2024-10-10T13:19:00Z">
        <w:r w:rsidR="004E42E6">
          <w:rPr>
            <w:rFonts w:ascii="Times New Roman" w:hAnsi="Times New Roman" w:cs="Times New Roman"/>
            <w:sz w:val="24"/>
            <w:szCs w:val="24"/>
            <w:lang w:val="en"/>
          </w:rPr>
          <w:t xml:space="preserve">and charged particle </w:t>
        </w:r>
      </w:ins>
      <w:r w:rsidRPr="007A4CFD">
        <w:rPr>
          <w:rFonts w:ascii="Times New Roman" w:hAnsi="Times New Roman" w:cs="Times New Roman"/>
          <w:sz w:val="24"/>
          <w:szCs w:val="24"/>
          <w:lang w:val="en"/>
        </w:rPr>
        <w:t>trajectory data.</w:t>
      </w:r>
    </w:p>
    <w:p w14:paraId="51F36C71" w14:textId="77777777"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xml:space="preserve">  - For decision trees, I implemented a model that could distinguish neutron interactions by analyzing key features such as time-of-flight and energy depositions.</w:t>
      </w:r>
    </w:p>
    <w:p w14:paraId="02940EEF" w14:textId="77777777"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xml:space="preserve">  - The SVM model was used to improve classification accuracy by mapping complex data points into higher-dimensional spaces, allowing for better separation between different neutron interaction classes.</w:t>
      </w:r>
    </w:p>
    <w:p w14:paraId="050D9F2D" w14:textId="0738183C"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xml:space="preserve">  - K-means clustering was applied for unsupervised learning</w:t>
      </w:r>
      <w:del w:id="3" w:author="Thomas Redpath" w:date="2024-10-10T13:20:00Z">
        <w:r w:rsidRPr="007A4CFD" w:rsidDel="004E42E6">
          <w:rPr>
            <w:rFonts w:ascii="Times New Roman" w:hAnsi="Times New Roman" w:cs="Times New Roman"/>
            <w:sz w:val="24"/>
            <w:szCs w:val="24"/>
            <w:lang w:val="en"/>
          </w:rPr>
          <w:delText>,</w:delText>
        </w:r>
      </w:del>
      <w:ins w:id="4" w:author="Thomas Redpath" w:date="2024-10-10T13:20:00Z">
        <w:r w:rsidR="004E42E6">
          <w:rPr>
            <w:rFonts w:ascii="Times New Roman" w:hAnsi="Times New Roman" w:cs="Times New Roman"/>
            <w:sz w:val="24"/>
            <w:szCs w:val="24"/>
            <w:lang w:val="en"/>
          </w:rPr>
          <w:t xml:space="preserve"> to</w:t>
        </w:r>
      </w:ins>
      <w:r w:rsidRPr="007A4CFD">
        <w:rPr>
          <w:rFonts w:ascii="Times New Roman" w:hAnsi="Times New Roman" w:cs="Times New Roman"/>
          <w:sz w:val="24"/>
          <w:szCs w:val="24"/>
          <w:lang w:val="en"/>
        </w:rPr>
        <w:t xml:space="preserve"> identify</w:t>
      </w:r>
      <w:del w:id="5" w:author="Thomas Redpath" w:date="2024-10-10T13:21:00Z">
        <w:r w:rsidRPr="007A4CFD" w:rsidDel="004E42E6">
          <w:rPr>
            <w:rFonts w:ascii="Times New Roman" w:hAnsi="Times New Roman" w:cs="Times New Roman"/>
            <w:sz w:val="24"/>
            <w:szCs w:val="24"/>
            <w:lang w:val="en"/>
          </w:rPr>
          <w:delText>ing</w:delText>
        </w:r>
      </w:del>
      <w:r w:rsidRPr="007A4CFD">
        <w:rPr>
          <w:rFonts w:ascii="Times New Roman" w:hAnsi="Times New Roman" w:cs="Times New Roman"/>
          <w:sz w:val="24"/>
          <w:szCs w:val="24"/>
          <w:lang w:val="en"/>
        </w:rPr>
        <w:t xml:space="preserve"> natural groupings within </w:t>
      </w:r>
      <w:del w:id="6" w:author="Thomas Redpath" w:date="2024-10-10T13:20:00Z">
        <w:r w:rsidRPr="007A4CFD" w:rsidDel="004E42E6">
          <w:rPr>
            <w:rFonts w:ascii="Times New Roman" w:hAnsi="Times New Roman" w:cs="Times New Roman"/>
            <w:sz w:val="24"/>
            <w:szCs w:val="24"/>
            <w:lang w:val="en"/>
          </w:rPr>
          <w:delText>the neutron interaction</w:delText>
        </w:r>
      </w:del>
      <w:ins w:id="7" w:author="Thomas Redpath" w:date="2024-10-10T13:20:00Z">
        <w:r w:rsidR="004E42E6">
          <w:rPr>
            <w:rFonts w:ascii="Times New Roman" w:hAnsi="Times New Roman" w:cs="Times New Roman"/>
            <w:sz w:val="24"/>
            <w:szCs w:val="24"/>
            <w:lang w:val="en"/>
          </w:rPr>
          <w:t>charged particle trajectory</w:t>
        </w:r>
      </w:ins>
      <w:r w:rsidRPr="007A4CFD">
        <w:rPr>
          <w:rFonts w:ascii="Times New Roman" w:hAnsi="Times New Roman" w:cs="Times New Roman"/>
          <w:sz w:val="24"/>
          <w:szCs w:val="24"/>
          <w:lang w:val="en"/>
        </w:rPr>
        <w:t xml:space="preserve"> data </w:t>
      </w:r>
      <w:del w:id="8" w:author="Thomas Redpath" w:date="2024-10-10T13:21:00Z">
        <w:r w:rsidRPr="007A4CFD" w:rsidDel="004E42E6">
          <w:rPr>
            <w:rFonts w:ascii="Times New Roman" w:hAnsi="Times New Roman" w:cs="Times New Roman"/>
            <w:sz w:val="24"/>
            <w:szCs w:val="24"/>
            <w:lang w:val="en"/>
          </w:rPr>
          <w:delText>without prior labels, which informed subsequent supervised learning models</w:delText>
        </w:r>
      </w:del>
      <w:ins w:id="9" w:author="Thomas Redpath" w:date="2024-10-10T13:21:00Z">
        <w:r w:rsidR="004E42E6">
          <w:rPr>
            <w:rFonts w:ascii="Times New Roman" w:hAnsi="Times New Roman" w:cs="Times New Roman"/>
            <w:sz w:val="24"/>
            <w:szCs w:val="24"/>
            <w:lang w:val="en"/>
          </w:rPr>
          <w:t>with the goal of fine-tuning the particle identification proceedure</w:t>
        </w:r>
      </w:ins>
      <w:r w:rsidRPr="007A4CFD">
        <w:rPr>
          <w:rFonts w:ascii="Times New Roman" w:hAnsi="Times New Roman" w:cs="Times New Roman"/>
          <w:sz w:val="24"/>
          <w:szCs w:val="24"/>
          <w:lang w:val="en"/>
        </w:rPr>
        <w:t>.</w:t>
      </w:r>
    </w:p>
    <w:p w14:paraId="76A0253D" w14:textId="056F6431"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lastRenderedPageBreak/>
        <w:t>- Utilized Scikit-learn for model implementation in Python, fine-tuning hyperparameters like the kernel function in SVMs to achieve optimal performance.</w:t>
      </w:r>
    </w:p>
    <w:p w14:paraId="78C18637" w14:textId="77777777"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Wrote custom data preprocessing scripts to clean and normalize data, ensuring compatibility with machine learning models. This involved handling missing values, scaling features, and extracting relevant attributes from raw detector outputs.</w:t>
      </w:r>
    </w:p>
    <w:p w14:paraId="3346E0A5" w14:textId="1CA4836E"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xml:space="preserve">- Integrated the trained models into the </w:t>
      </w:r>
      <w:proofErr w:type="spellStart"/>
      <w:r w:rsidRPr="007A4CFD">
        <w:rPr>
          <w:rFonts w:ascii="Times New Roman" w:hAnsi="Times New Roman" w:cs="Times New Roman"/>
          <w:sz w:val="24"/>
          <w:szCs w:val="24"/>
          <w:lang w:val="en"/>
        </w:rPr>
        <w:t>MoNA</w:t>
      </w:r>
      <w:proofErr w:type="spellEnd"/>
      <w:r w:rsidRPr="007A4CFD">
        <w:rPr>
          <w:rFonts w:ascii="Times New Roman" w:hAnsi="Times New Roman" w:cs="Times New Roman"/>
          <w:sz w:val="24"/>
          <w:szCs w:val="24"/>
          <w:lang w:val="en"/>
        </w:rPr>
        <w:t xml:space="preserve"> analysis software pipeline, automating the classification of neutron trajectories for faster and more efficient analysis.</w:t>
      </w:r>
    </w:p>
    <w:p w14:paraId="4124ECBD" w14:textId="6B5993D7"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Validated model performance through cross-validation techniques and statistical metrics such as accuracy, precision, recall, and F1-score.</w:t>
      </w:r>
    </w:p>
    <w:p w14:paraId="409ADD7C" w14:textId="77777777" w:rsidR="00DF5356" w:rsidRPr="007A4CFD" w:rsidRDefault="00DF5356" w:rsidP="00DF5356">
      <w:pPr>
        <w:rPr>
          <w:rFonts w:ascii="Times New Roman" w:hAnsi="Times New Roman" w:cs="Times New Roman"/>
          <w:sz w:val="24"/>
          <w:szCs w:val="24"/>
          <w:lang w:val="en"/>
        </w:rPr>
      </w:pPr>
      <w:r w:rsidRPr="007A4CFD">
        <w:rPr>
          <w:rFonts w:ascii="Times New Roman" w:hAnsi="Times New Roman" w:cs="Times New Roman"/>
          <w:sz w:val="24"/>
          <w:szCs w:val="24"/>
          <w:lang w:val="en"/>
        </w:rPr>
        <w:t>- Documented the code and model architectures to facilitate reproducibility and future development by other team members.</w:t>
      </w:r>
    </w:p>
    <w:p w14:paraId="323C57FE" w14:textId="63CAC842" w:rsidR="00DF5356" w:rsidRPr="007A4CFD" w:rsidRDefault="00DF5356" w:rsidP="00DF5356">
      <w:pPr>
        <w:rPr>
          <w:rFonts w:ascii="Times New Roman" w:hAnsi="Times New Roman" w:cs="Times New Roman"/>
          <w:sz w:val="24"/>
          <w:szCs w:val="24"/>
          <w:lang w:val="en"/>
        </w:rPr>
      </w:pPr>
    </w:p>
    <w:sectPr w:rsidR="00DF5356" w:rsidRPr="007A4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22F06"/>
    <w:multiLevelType w:val="hybridMultilevel"/>
    <w:tmpl w:val="5BE83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A57808"/>
    <w:multiLevelType w:val="hybridMultilevel"/>
    <w:tmpl w:val="51FA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F64708"/>
    <w:multiLevelType w:val="multilevel"/>
    <w:tmpl w:val="A1082C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238834145">
    <w:abstractNumId w:val="0"/>
  </w:num>
  <w:num w:numId="2" w16cid:durableId="794100912">
    <w:abstractNumId w:val="2"/>
  </w:num>
  <w:num w:numId="3" w16cid:durableId="66436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homas Redpath">
    <w15:presenceInfo w15:providerId="AD" w15:userId="S-1-5-21-3473644888-815006738-2603200198-205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4D8"/>
    <w:rsid w:val="00037799"/>
    <w:rsid w:val="00064B70"/>
    <w:rsid w:val="000C54D8"/>
    <w:rsid w:val="000E498B"/>
    <w:rsid w:val="00294883"/>
    <w:rsid w:val="004E42E6"/>
    <w:rsid w:val="007A4CFD"/>
    <w:rsid w:val="007C0FAF"/>
    <w:rsid w:val="0089604D"/>
    <w:rsid w:val="009F58D5"/>
    <w:rsid w:val="00A6160D"/>
    <w:rsid w:val="00B90E4A"/>
    <w:rsid w:val="00B935CA"/>
    <w:rsid w:val="00C808C6"/>
    <w:rsid w:val="00D14739"/>
    <w:rsid w:val="00D94498"/>
    <w:rsid w:val="00DD222C"/>
    <w:rsid w:val="00DE29AC"/>
    <w:rsid w:val="00DF5356"/>
    <w:rsid w:val="2719888B"/>
    <w:rsid w:val="6B46A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7B26"/>
  <w15:chartTrackingRefBased/>
  <w15:docId w15:val="{8E0078D8-5794-4F32-B2DC-43377EEA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B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0C54D8"/>
  </w:style>
  <w:style w:type="character" w:customStyle="1" w:styleId="eop">
    <w:name w:val="eop"/>
    <w:basedOn w:val="DefaultParagraphFont"/>
    <w:rsid w:val="000C54D8"/>
  </w:style>
  <w:style w:type="paragraph" w:styleId="ListParagraph">
    <w:name w:val="List Paragraph"/>
    <w:basedOn w:val="Normal"/>
    <w:uiPriority w:val="34"/>
    <w:qFormat/>
    <w:rsid w:val="000C54D8"/>
    <w:pPr>
      <w:ind w:left="720"/>
      <w:contextualSpacing/>
    </w:pPr>
  </w:style>
  <w:style w:type="character" w:customStyle="1" w:styleId="Heading1Char">
    <w:name w:val="Heading 1 Char"/>
    <w:basedOn w:val="DefaultParagraphFont"/>
    <w:link w:val="Heading1"/>
    <w:uiPriority w:val="9"/>
    <w:rsid w:val="00064B70"/>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064B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B7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64B70"/>
    <w:rPr>
      <w:rFonts w:eastAsiaTheme="minorEastAsia"/>
      <w:color w:val="5A5A5A" w:themeColor="text1" w:themeTint="A5"/>
      <w:spacing w:val="15"/>
    </w:rPr>
  </w:style>
  <w:style w:type="paragraph" w:styleId="Revision">
    <w:name w:val="Revision"/>
    <w:hidden/>
    <w:uiPriority w:val="99"/>
    <w:semiHidden/>
    <w:rsid w:val="007C0F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937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0D3F830CEF724EA237214387060E9D" ma:contentTypeVersion="18" ma:contentTypeDescription="Create a new document." ma:contentTypeScope="" ma:versionID="da6b5122549c8f21ee5c560ba4aa188b">
  <xsd:schema xmlns:xsd="http://www.w3.org/2001/XMLSchema" xmlns:xs="http://www.w3.org/2001/XMLSchema" xmlns:p="http://schemas.microsoft.com/office/2006/metadata/properties" xmlns:ns1="http://schemas.microsoft.com/sharepoint/v3" xmlns:ns2="c0ecbce1-6099-4d0c-946c-737a95684ef4" xmlns:ns3="30bab740-07bc-42b6-8f08-d46ec60a3051" targetNamespace="http://schemas.microsoft.com/office/2006/metadata/properties" ma:root="true" ma:fieldsID="07839d610a595bd8e366c562b38f1257" ns1:_="" ns2:_="" ns3:_="">
    <xsd:import namespace="http://schemas.microsoft.com/sharepoint/v3"/>
    <xsd:import namespace="c0ecbce1-6099-4d0c-946c-737a95684ef4"/>
    <xsd:import namespace="30bab740-07bc-42b6-8f08-d46ec60a30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ecbce1-6099-4d0c-946c-737a95684e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0fa3d9d-3b37-413a-a2bf-0ac7cde03c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0bab740-07bc-42b6-8f08-d46ec60a30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aaff7a3-5080-4908-bf7c-544954e2dbd9}" ma:internalName="TaxCatchAll" ma:showField="CatchAllData" ma:web="30bab740-07bc-42b6-8f08-d46ec60a305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0bab740-07bc-42b6-8f08-d46ec60a3051" xsi:nil="true"/>
    <_ip_UnifiedCompliancePolicyProperties xmlns="http://schemas.microsoft.com/sharepoint/v3" xsi:nil="true"/>
    <lcf76f155ced4ddcb4097134ff3c332f xmlns="c0ecbce1-6099-4d0c-946c-737a95684ef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BA61B9-6E4E-4243-B2CA-35C034E67BD6}">
  <ds:schemaRefs>
    <ds:schemaRef ds:uri="http://schemas.microsoft.com/sharepoint/v3/contenttype/forms"/>
  </ds:schemaRefs>
</ds:datastoreItem>
</file>

<file path=customXml/itemProps2.xml><?xml version="1.0" encoding="utf-8"?>
<ds:datastoreItem xmlns:ds="http://schemas.openxmlformats.org/officeDocument/2006/customXml" ds:itemID="{AE0302E0-867A-4573-A007-C5C3A61769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ecbce1-6099-4d0c-946c-737a95684ef4"/>
    <ds:schemaRef ds:uri="30bab740-07bc-42b6-8f08-d46ec60a30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5EE771-3227-4632-8240-EDE53612BCF1}">
  <ds:schemaRefs>
    <ds:schemaRef ds:uri="http://schemas.microsoft.com/office/2006/metadata/properties"/>
    <ds:schemaRef ds:uri="http://schemas.microsoft.com/office/infopath/2007/PartnerControls"/>
    <ds:schemaRef ds:uri="http://schemas.microsoft.com/sharepoint/v3"/>
    <ds:schemaRef ds:uri="30bab740-07bc-42b6-8f08-d46ec60a3051"/>
    <ds:schemaRef ds:uri="c0ecbce1-6099-4d0c-946c-737a95684ef4"/>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Virginia State University</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Redpath</dc:creator>
  <cp:keywords/>
  <dc:description/>
  <cp:lastModifiedBy>Raven Mott</cp:lastModifiedBy>
  <cp:revision>3</cp:revision>
  <dcterms:created xsi:type="dcterms:W3CDTF">2024-10-10T17:22:00Z</dcterms:created>
  <dcterms:modified xsi:type="dcterms:W3CDTF">2024-11-03T04:39:00Z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0x010100230D3F830CEF724EA237214387060E9D</vt:lpwstr>
  </property>
  <property fmtid="{D5CDD505-2E9C-101B-9397-08002B2CF9AE}" pid="3" name="MediaServiceImageTags">
    <vt:lpwstr/>
  </property>
</Properties>
</file>